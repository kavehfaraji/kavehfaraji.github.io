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2B4FD" w14:textId="34575907" w:rsidR="003B18FC" w:rsidRPr="00F248D5" w:rsidRDefault="0079029A" w:rsidP="00F248D5">
      <w:pPr>
        <w:spacing w:after="0" w:line="240" w:lineRule="auto"/>
        <w:jc w:val="center"/>
        <w:rPr>
          <w:rFonts w:asciiTheme="majorBidi" w:hAnsiTheme="majorBidi" w:cstheme="majorBidi"/>
          <w:b/>
          <w:bCs/>
          <w:sz w:val="26"/>
          <w:szCs w:val="26"/>
        </w:rPr>
      </w:pPr>
      <w:r w:rsidRPr="00F248D5">
        <w:rPr>
          <w:rFonts w:asciiTheme="majorBidi" w:hAnsiTheme="majorBidi" w:cstheme="majorBidi"/>
          <w:b/>
          <w:bCs/>
          <w:sz w:val="26"/>
          <w:szCs w:val="26"/>
        </w:rPr>
        <w:t>Investigating the effective factors on mobile bank acceptance according to the theory of integration of acceptance and use of technology (UTAUT)</w:t>
      </w:r>
    </w:p>
    <w:p w14:paraId="15FF36BD" w14:textId="77777777" w:rsidR="00387D9D" w:rsidRPr="00F248D5" w:rsidRDefault="00387D9D" w:rsidP="00F248D5">
      <w:pPr>
        <w:spacing w:after="0" w:line="240" w:lineRule="auto"/>
        <w:jc w:val="center"/>
        <w:rPr>
          <w:rFonts w:asciiTheme="majorBidi" w:hAnsiTheme="majorBidi" w:cstheme="majorBidi"/>
          <w:b/>
          <w:bCs/>
          <w:sz w:val="24"/>
          <w:szCs w:val="24"/>
        </w:rPr>
      </w:pPr>
    </w:p>
    <w:p w14:paraId="2D0C5D06" w14:textId="6CBE6249" w:rsidR="00FC7C1D" w:rsidRPr="00FC7C1D" w:rsidRDefault="00F248D5" w:rsidP="00FC7C1D">
      <w:pPr>
        <w:spacing w:after="0" w:line="240" w:lineRule="auto"/>
        <w:jc w:val="center"/>
        <w:rPr>
          <w:rFonts w:asciiTheme="majorBidi" w:hAnsiTheme="majorBidi" w:cstheme="majorBidi"/>
          <w:b/>
          <w:bCs/>
          <w:sz w:val="24"/>
          <w:szCs w:val="24"/>
        </w:rPr>
      </w:pPr>
      <w:r w:rsidRPr="00F248D5">
        <w:rPr>
          <w:rFonts w:asciiTheme="majorBidi" w:hAnsiTheme="majorBidi" w:cstheme="majorBidi"/>
          <w:b/>
          <w:bCs/>
          <w:sz w:val="24"/>
          <w:szCs w:val="24"/>
        </w:rPr>
        <w:t xml:space="preserve">Hossein </w:t>
      </w:r>
      <w:r w:rsidRPr="00F248D5">
        <w:rPr>
          <w:rFonts w:asciiTheme="majorBidi" w:hAnsiTheme="majorBidi" w:cstheme="majorBidi"/>
          <w:b/>
          <w:bCs/>
          <w:sz w:val="24"/>
          <w:szCs w:val="24"/>
          <w:u w:color="FFFFFF"/>
        </w:rPr>
        <w:t>Azimi Phd</w:t>
      </w:r>
      <w:r w:rsidRPr="00F248D5">
        <w:rPr>
          <w:rFonts w:asciiTheme="majorBidi" w:hAnsiTheme="majorBidi" w:cstheme="majorBidi"/>
          <w:b/>
          <w:bCs/>
          <w:sz w:val="24"/>
          <w:szCs w:val="24"/>
          <w:vertAlign w:val="superscript"/>
        </w:rPr>
        <w:t>*1</w:t>
      </w:r>
      <w:r w:rsidR="00FC7C1D">
        <w:rPr>
          <w:rFonts w:asciiTheme="majorBidi" w:hAnsiTheme="majorBidi" w:cstheme="majorBidi"/>
          <w:b/>
          <w:bCs/>
          <w:sz w:val="24"/>
          <w:szCs w:val="24"/>
          <w:vertAlign w:val="superscript"/>
        </w:rPr>
        <w:t xml:space="preserve"> </w:t>
      </w:r>
      <w:r w:rsidR="00FC7C1D">
        <w:rPr>
          <w:rFonts w:asciiTheme="majorBidi" w:hAnsiTheme="majorBidi" w:cstheme="majorBidi"/>
          <w:b/>
          <w:bCs/>
          <w:sz w:val="24"/>
          <w:szCs w:val="24"/>
        </w:rPr>
        <w:t>, Kaveh Faraji Googerdchi</w:t>
      </w:r>
    </w:p>
    <w:p w14:paraId="47846F2E" w14:textId="48FD0096" w:rsidR="00F248D5" w:rsidRPr="00F248D5" w:rsidRDefault="00F248D5" w:rsidP="00F248D5">
      <w:pPr>
        <w:spacing w:after="0" w:line="240" w:lineRule="auto"/>
        <w:jc w:val="center"/>
        <w:rPr>
          <w:rFonts w:asciiTheme="majorBidi" w:hAnsiTheme="majorBidi" w:cstheme="majorBidi"/>
          <w:sz w:val="24"/>
          <w:szCs w:val="24"/>
        </w:rPr>
      </w:pPr>
      <w:r w:rsidRPr="00F248D5">
        <w:rPr>
          <w:rFonts w:asciiTheme="majorBidi" w:hAnsiTheme="majorBidi" w:cstheme="majorBidi"/>
          <w:sz w:val="24"/>
          <w:szCs w:val="24"/>
        </w:rPr>
        <w:t>1*: Corresponding Author: Associate Professor, Management and Accounting</w:t>
      </w:r>
      <w:r w:rsidRPr="00F248D5">
        <w:rPr>
          <w:rFonts w:asciiTheme="majorBidi" w:hAnsiTheme="majorBidi" w:cstheme="majorBidi"/>
          <w:sz w:val="24"/>
          <w:szCs w:val="24"/>
          <w:rtl/>
        </w:rPr>
        <w:t xml:space="preserve"> </w:t>
      </w:r>
      <w:r w:rsidRPr="00F248D5">
        <w:rPr>
          <w:rFonts w:asciiTheme="majorBidi" w:hAnsiTheme="majorBidi" w:cstheme="majorBidi"/>
          <w:sz w:val="24"/>
          <w:szCs w:val="24"/>
        </w:rPr>
        <w:t>Department</w:t>
      </w:r>
      <w:bookmarkStart w:id="0" w:name="_Hlk60227101"/>
      <w:r w:rsidRPr="00F248D5">
        <w:rPr>
          <w:rFonts w:asciiTheme="majorBidi" w:hAnsiTheme="majorBidi" w:cstheme="majorBidi"/>
          <w:sz w:val="24"/>
          <w:szCs w:val="24"/>
        </w:rPr>
        <w:t>,</w:t>
      </w:r>
      <w:bookmarkEnd w:id="0"/>
      <w:r w:rsidRPr="00F248D5">
        <w:rPr>
          <w:rFonts w:asciiTheme="majorBidi" w:hAnsiTheme="majorBidi" w:cstheme="majorBidi"/>
          <w:sz w:val="24"/>
          <w:szCs w:val="24"/>
        </w:rPr>
        <w:t xml:space="preserve"> Faculty of Humanities, University of Zanjan. Zanjan, Iran.</w:t>
      </w:r>
    </w:p>
    <w:p w14:paraId="3EAA2508" w14:textId="77777777" w:rsidR="00F248D5" w:rsidRPr="00F248D5" w:rsidRDefault="00F248D5" w:rsidP="00F248D5">
      <w:pPr>
        <w:spacing w:after="0" w:line="240" w:lineRule="auto"/>
        <w:jc w:val="center"/>
        <w:rPr>
          <w:rFonts w:asciiTheme="majorBidi" w:hAnsiTheme="majorBidi" w:cstheme="majorBidi"/>
          <w:sz w:val="24"/>
          <w:szCs w:val="24"/>
        </w:rPr>
      </w:pPr>
      <w:r w:rsidRPr="00F248D5">
        <w:rPr>
          <w:rFonts w:asciiTheme="majorBidi" w:hAnsiTheme="majorBidi" w:cstheme="majorBidi"/>
          <w:sz w:val="24"/>
          <w:szCs w:val="24"/>
        </w:rPr>
        <w:t xml:space="preserve">E-mail: </w:t>
      </w:r>
      <w:hyperlink r:id="rId8" w:history="1">
        <w:r w:rsidRPr="00F248D5">
          <w:rPr>
            <w:rFonts w:asciiTheme="majorBidi" w:hAnsiTheme="majorBidi" w:cstheme="majorBidi"/>
            <w:sz w:val="24"/>
            <w:szCs w:val="24"/>
          </w:rPr>
          <w:t>h.azimi@znu.ac.ir</w:t>
        </w:r>
      </w:hyperlink>
    </w:p>
    <w:p w14:paraId="6F594A02" w14:textId="77777777" w:rsidR="00387D9D" w:rsidRPr="00F248D5" w:rsidRDefault="00387D9D" w:rsidP="00F248D5">
      <w:pPr>
        <w:spacing w:after="0" w:line="240" w:lineRule="auto"/>
        <w:rPr>
          <w:rFonts w:asciiTheme="majorBidi" w:hAnsiTheme="majorBidi" w:cstheme="majorBidi"/>
          <w:sz w:val="24"/>
          <w:szCs w:val="24"/>
          <w:vertAlign w:val="superscript"/>
        </w:rPr>
      </w:pPr>
    </w:p>
    <w:p w14:paraId="202A3CF5" w14:textId="77777777" w:rsidR="00956981" w:rsidRPr="00F248D5" w:rsidRDefault="00956981" w:rsidP="00F248D5">
      <w:pPr>
        <w:spacing w:after="0" w:line="240" w:lineRule="auto"/>
        <w:jc w:val="center"/>
        <w:rPr>
          <w:rFonts w:asciiTheme="majorBidi" w:hAnsiTheme="majorBidi" w:cstheme="majorBidi"/>
          <w:sz w:val="24"/>
          <w:szCs w:val="24"/>
        </w:rPr>
      </w:pPr>
    </w:p>
    <w:p w14:paraId="50660F22" w14:textId="77777777" w:rsidR="0079029A" w:rsidRPr="00F248D5" w:rsidRDefault="0079029A" w:rsidP="009C074E">
      <w:pPr>
        <w:spacing w:after="0" w:line="240" w:lineRule="auto"/>
        <w:ind w:firstLine="426"/>
        <w:jc w:val="lowKashida"/>
        <w:rPr>
          <w:rFonts w:asciiTheme="majorBidi" w:hAnsiTheme="majorBidi" w:cstheme="majorBidi"/>
          <w:b/>
          <w:bCs/>
          <w:sz w:val="24"/>
          <w:szCs w:val="24"/>
        </w:rPr>
      </w:pPr>
      <w:r w:rsidRPr="00F248D5">
        <w:rPr>
          <w:rFonts w:asciiTheme="majorBidi" w:hAnsiTheme="majorBidi" w:cstheme="majorBidi"/>
          <w:b/>
          <w:bCs/>
          <w:sz w:val="24"/>
          <w:szCs w:val="24"/>
        </w:rPr>
        <w:t>Abstract</w:t>
      </w:r>
    </w:p>
    <w:p w14:paraId="799C7E17" w14:textId="1BF0C539" w:rsidR="0079029A" w:rsidRDefault="0079029A" w:rsidP="009C074E">
      <w:pPr>
        <w:spacing w:after="0" w:line="240" w:lineRule="auto"/>
        <w:ind w:firstLine="426"/>
        <w:jc w:val="lowKashida"/>
        <w:rPr>
          <w:ins w:id="1" w:author="kaveh faraji" w:date="2021-08-15T15:42:00Z"/>
          <w:rFonts w:asciiTheme="majorBidi" w:hAnsiTheme="majorBidi" w:cstheme="majorBidi"/>
          <w:sz w:val="24"/>
          <w:szCs w:val="24"/>
        </w:rPr>
      </w:pPr>
      <w:r w:rsidRPr="00F248D5">
        <w:rPr>
          <w:rFonts w:asciiTheme="majorBidi" w:hAnsiTheme="majorBidi" w:cstheme="majorBidi"/>
          <w:sz w:val="24"/>
          <w:szCs w:val="24"/>
        </w:rPr>
        <w:t xml:space="preserve">Banks are one of the largest businesses interested in systems </w:t>
      </w:r>
      <w:r w:rsidR="00D8306A" w:rsidRPr="00F248D5">
        <w:rPr>
          <w:rFonts w:asciiTheme="majorBidi" w:hAnsiTheme="majorBidi" w:cstheme="majorBidi"/>
          <w:sz w:val="24"/>
          <w:szCs w:val="24"/>
        </w:rPr>
        <w:t>of</w:t>
      </w:r>
      <w:r w:rsidRPr="00F248D5">
        <w:rPr>
          <w:rFonts w:asciiTheme="majorBidi" w:hAnsiTheme="majorBidi" w:cstheme="majorBidi"/>
          <w:sz w:val="24"/>
          <w:szCs w:val="24"/>
        </w:rPr>
        <w:t xml:space="preserve"> increas</w:t>
      </w:r>
      <w:r w:rsidR="00D8306A" w:rsidRPr="00F248D5">
        <w:rPr>
          <w:rFonts w:asciiTheme="majorBidi" w:hAnsiTheme="majorBidi" w:cstheme="majorBidi"/>
          <w:sz w:val="24"/>
          <w:szCs w:val="24"/>
        </w:rPr>
        <w:t>ing</w:t>
      </w:r>
      <w:r w:rsidRPr="00F248D5">
        <w:rPr>
          <w:rFonts w:asciiTheme="majorBidi" w:hAnsiTheme="majorBidi" w:cstheme="majorBidi"/>
          <w:sz w:val="24"/>
          <w:szCs w:val="24"/>
        </w:rPr>
        <w:t xml:space="preserve"> the efficiency and effectiveness of customer service. Despite the will of banks in the full implementation of Mobile Banking, </w:t>
      </w:r>
      <w:r w:rsidR="003A1AE8" w:rsidRPr="00F248D5">
        <w:rPr>
          <w:rFonts w:asciiTheme="majorBidi" w:hAnsiTheme="majorBidi" w:cstheme="majorBidi"/>
          <w:sz w:val="24"/>
          <w:szCs w:val="24"/>
        </w:rPr>
        <w:t xml:space="preserve">its realization </w:t>
      </w:r>
      <w:r w:rsidRPr="00F248D5">
        <w:rPr>
          <w:rFonts w:asciiTheme="majorBidi" w:hAnsiTheme="majorBidi" w:cstheme="majorBidi"/>
          <w:sz w:val="24"/>
          <w:szCs w:val="24"/>
        </w:rPr>
        <w:t xml:space="preserve">largely depends on the level of motivation and customer acceptance. The purpose of this study is to investigate the factors affecting behavioral intention and mobile bank acceptance. </w:t>
      </w:r>
      <w:r w:rsidR="00955624" w:rsidRPr="00955624">
        <w:rPr>
          <w:rFonts w:asciiTheme="majorBidi" w:hAnsiTheme="majorBidi" w:cstheme="majorBidi"/>
          <w:sz w:val="24"/>
          <w:szCs w:val="24"/>
        </w:rPr>
        <w:t>This research is both applied and descriptive, based on its purpose and data collection method.</w:t>
      </w:r>
      <w:r w:rsidRPr="00F248D5">
        <w:rPr>
          <w:rFonts w:asciiTheme="majorBidi" w:hAnsiTheme="majorBidi" w:cstheme="majorBidi"/>
          <w:sz w:val="24"/>
          <w:szCs w:val="24"/>
        </w:rPr>
        <w:t>.</w:t>
      </w:r>
      <w:r w:rsidR="00567CCF" w:rsidRPr="00F248D5">
        <w:rPr>
          <w:rFonts w:asciiTheme="majorBidi" w:hAnsiTheme="majorBidi" w:cstheme="majorBidi"/>
          <w:sz w:val="24"/>
          <w:szCs w:val="24"/>
        </w:rPr>
        <w:t xml:space="preserve"> </w:t>
      </w:r>
      <w:r w:rsidR="00955624" w:rsidRPr="00955624">
        <w:rPr>
          <w:rFonts w:asciiTheme="majorBidi" w:hAnsiTheme="majorBidi" w:cstheme="majorBidi"/>
          <w:sz w:val="24"/>
          <w:szCs w:val="24"/>
        </w:rPr>
        <w:t xml:space="preserve">This study examined the behavior of bank customers in Qazvin province as a statistical sample. </w:t>
      </w:r>
      <w:r w:rsidR="00860643" w:rsidRPr="00860643">
        <w:rPr>
          <w:rFonts w:asciiTheme="majorBidi" w:hAnsiTheme="majorBidi" w:cstheme="majorBidi"/>
          <w:sz w:val="24"/>
          <w:szCs w:val="24"/>
        </w:rPr>
        <w:t>As a statistical sample, 387 questionnaires were distributed to customers using the Morgan table and Structural equation modeling, and the partial least squares method used for testing the hypotheses and fitting the model.</w:t>
      </w:r>
      <w:r w:rsidRPr="00F248D5">
        <w:rPr>
          <w:rFonts w:asciiTheme="majorBidi" w:hAnsiTheme="majorBidi" w:cstheme="majorBidi"/>
          <w:sz w:val="24"/>
          <w:szCs w:val="24"/>
        </w:rPr>
        <w:t>.</w:t>
      </w:r>
      <w:r w:rsidR="00567CCF" w:rsidRPr="00F248D5">
        <w:rPr>
          <w:rFonts w:asciiTheme="majorBidi" w:hAnsiTheme="majorBidi" w:cstheme="majorBidi"/>
          <w:sz w:val="24"/>
          <w:szCs w:val="24"/>
        </w:rPr>
        <w:t xml:space="preserve"> </w:t>
      </w:r>
      <w:r w:rsidRPr="00F248D5">
        <w:rPr>
          <w:rFonts w:asciiTheme="majorBidi" w:hAnsiTheme="majorBidi" w:cstheme="majorBidi"/>
          <w:sz w:val="24"/>
          <w:szCs w:val="24"/>
        </w:rPr>
        <w:t xml:space="preserve"> </w:t>
      </w:r>
      <w:r w:rsidR="00025754" w:rsidRPr="00025754">
        <w:rPr>
          <w:rFonts w:asciiTheme="majorBidi" w:hAnsiTheme="majorBidi" w:cstheme="majorBidi"/>
          <w:sz w:val="24"/>
          <w:szCs w:val="24"/>
        </w:rPr>
        <w:t>In this study, three hypotheses of price value, hope to try, and the habit of behavioral intention; regarding the acceptance of mobile banking were not accepted</w:t>
      </w:r>
      <w:r w:rsidR="00025754">
        <w:rPr>
          <w:rFonts w:asciiTheme="majorBidi" w:hAnsiTheme="majorBidi" w:cstheme="majorBidi"/>
          <w:sz w:val="24"/>
          <w:szCs w:val="24"/>
        </w:rPr>
        <w:t xml:space="preserve"> </w:t>
      </w:r>
      <w:r w:rsidR="00567CCF" w:rsidRPr="00F248D5">
        <w:rPr>
          <w:rFonts w:asciiTheme="majorBidi" w:hAnsiTheme="majorBidi" w:cstheme="majorBidi"/>
          <w:sz w:val="24"/>
          <w:szCs w:val="24"/>
        </w:rPr>
        <w:t>a</w:t>
      </w:r>
      <w:r w:rsidRPr="00F248D5">
        <w:rPr>
          <w:rFonts w:asciiTheme="majorBidi" w:hAnsiTheme="majorBidi" w:cstheme="majorBidi"/>
          <w:sz w:val="24"/>
          <w:szCs w:val="24"/>
        </w:rPr>
        <w:t>nd ten other hypotheses were confirmed, including the effect of pleasure motivation, social influence, trust, functional expectations and satisfaction on behavioral intention and the effect of trust and hope of effort on functional expectations and the effect of trust on satisfaction and the effect of behavioral intention</w:t>
      </w:r>
      <w:r w:rsidR="00567CCF" w:rsidRPr="00F248D5">
        <w:rPr>
          <w:rFonts w:asciiTheme="majorBidi" w:hAnsiTheme="majorBidi" w:cstheme="majorBidi"/>
          <w:sz w:val="24"/>
          <w:szCs w:val="24"/>
        </w:rPr>
        <w:t xml:space="preserve"> and facilitation on acceptance</w:t>
      </w:r>
      <w:r w:rsidRPr="00F248D5">
        <w:rPr>
          <w:rFonts w:asciiTheme="majorBidi" w:hAnsiTheme="majorBidi" w:cstheme="majorBidi"/>
          <w:sz w:val="24"/>
          <w:szCs w:val="24"/>
        </w:rPr>
        <w:t xml:space="preserve"> mobile bank.</w:t>
      </w:r>
    </w:p>
    <w:p w14:paraId="7ECAC9B6" w14:textId="77777777" w:rsidR="00FC7C1D" w:rsidRPr="00F248D5" w:rsidRDefault="00FC7C1D" w:rsidP="009C074E">
      <w:pPr>
        <w:spacing w:after="0" w:line="240" w:lineRule="auto"/>
        <w:ind w:firstLine="426"/>
        <w:jc w:val="lowKashida"/>
        <w:rPr>
          <w:rFonts w:asciiTheme="majorBidi" w:hAnsiTheme="majorBidi" w:cstheme="majorBidi"/>
          <w:sz w:val="24"/>
          <w:szCs w:val="24"/>
        </w:rPr>
      </w:pPr>
    </w:p>
    <w:p w14:paraId="768E6E31" w14:textId="69DBA1CC" w:rsidR="00567CCF" w:rsidRPr="00F248D5" w:rsidRDefault="005348FE" w:rsidP="009C074E">
      <w:pPr>
        <w:spacing w:after="0" w:line="240" w:lineRule="auto"/>
        <w:ind w:firstLine="426"/>
        <w:jc w:val="lowKashida"/>
        <w:rPr>
          <w:rFonts w:asciiTheme="majorBidi" w:hAnsiTheme="majorBidi" w:cstheme="majorBidi"/>
          <w:sz w:val="24"/>
          <w:szCs w:val="24"/>
        </w:rPr>
      </w:pPr>
      <w:r w:rsidRPr="00F248D5">
        <w:rPr>
          <w:rFonts w:asciiTheme="majorBidi" w:hAnsiTheme="majorBidi" w:cstheme="majorBidi"/>
          <w:b/>
          <w:bCs/>
          <w:sz w:val="24"/>
          <w:szCs w:val="24"/>
        </w:rPr>
        <w:t>Keywords:</w:t>
      </w:r>
      <w:r w:rsidRPr="00F248D5">
        <w:rPr>
          <w:rFonts w:asciiTheme="majorBidi" w:hAnsiTheme="majorBidi" w:cstheme="majorBidi"/>
          <w:sz w:val="24"/>
          <w:szCs w:val="24"/>
        </w:rPr>
        <w:t xml:space="preserve"> Mobile Banking, Acceptance, Behavioral Intention, Technology.</w:t>
      </w:r>
    </w:p>
    <w:p w14:paraId="29DB0EF0" w14:textId="53D8E261" w:rsidR="00893DB4" w:rsidRPr="00F248D5" w:rsidRDefault="00893DB4" w:rsidP="009C074E">
      <w:pPr>
        <w:spacing w:after="0" w:line="240" w:lineRule="auto"/>
        <w:ind w:firstLine="426"/>
        <w:jc w:val="lowKashida"/>
        <w:rPr>
          <w:rFonts w:asciiTheme="majorBidi" w:hAnsiTheme="majorBidi" w:cstheme="majorBidi"/>
          <w:sz w:val="24"/>
          <w:szCs w:val="24"/>
        </w:rPr>
      </w:pPr>
    </w:p>
    <w:p w14:paraId="3A89BD14" w14:textId="09B3BE8E" w:rsidR="00AE086C" w:rsidRPr="001147B4" w:rsidRDefault="00AE086C" w:rsidP="00F248D5">
      <w:pPr>
        <w:spacing w:after="0" w:line="240" w:lineRule="auto"/>
        <w:ind w:left="426" w:hanging="426"/>
        <w:jc w:val="both"/>
        <w:rPr>
          <w:rFonts w:asciiTheme="majorBidi" w:hAnsiTheme="majorBidi" w:cstheme="majorBidi"/>
          <w:sz w:val="20"/>
          <w:szCs w:val="20"/>
          <w:u w:val="single" w:color="FFFFFF"/>
          <w:lang w:bidi="fa-IR"/>
        </w:rPr>
      </w:pPr>
    </w:p>
    <w:sectPr w:rsidR="00AE086C" w:rsidRPr="001147B4" w:rsidSect="001147B4">
      <w:headerReference w:type="default" r:id="rId9"/>
      <w:pgSz w:w="11906" w:h="16838" w:code="9"/>
      <w:pgMar w:top="1440" w:right="1440"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4E63A" w14:textId="77777777" w:rsidR="00A45F52" w:rsidRDefault="00A45F52" w:rsidP="00A860BB">
      <w:pPr>
        <w:spacing w:after="0" w:line="240" w:lineRule="auto"/>
      </w:pPr>
      <w:r>
        <w:separator/>
      </w:r>
    </w:p>
  </w:endnote>
  <w:endnote w:type="continuationSeparator" w:id="0">
    <w:p w14:paraId="1016FA03" w14:textId="77777777" w:rsidR="00A45F52" w:rsidRDefault="00A45F52" w:rsidP="00A860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embedRegular r:id="rId1" w:fontKey="{EB546927-1CEE-4772-8D2B-E2B92B75C3E4}"/>
    <w:embedBold r:id="rId2" w:fontKey="{F360AACD-B258-4FDB-A5BE-764532AC90D1}"/>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E35E098A-62D9-4292-91C8-763EC6DA491E}"/>
  </w:font>
  <w:font w:name="Calibri Light">
    <w:panose1 w:val="020F0302020204030204"/>
    <w:charset w:val="00"/>
    <w:family w:val="swiss"/>
    <w:pitch w:val="variable"/>
    <w:sig w:usb0="E0002AFF" w:usb1="C000247B" w:usb2="00000009" w:usb3="00000000" w:csb0="000001FF" w:csb1="00000000"/>
    <w:embedRegular r:id="rId4" w:fontKey="{0DAC6737-C287-49BE-BE55-19DB4CEFC3C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7943D" w14:textId="77777777" w:rsidR="00A45F52" w:rsidRDefault="00A45F52" w:rsidP="00A860BB">
      <w:pPr>
        <w:spacing w:after="0" w:line="240" w:lineRule="auto"/>
      </w:pPr>
      <w:r>
        <w:separator/>
      </w:r>
    </w:p>
  </w:footnote>
  <w:footnote w:type="continuationSeparator" w:id="0">
    <w:p w14:paraId="54F789CE" w14:textId="77777777" w:rsidR="00A45F52" w:rsidRDefault="00A45F52" w:rsidP="00A860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F4BDB" w14:textId="6E4A2ED0" w:rsidR="00A860BB" w:rsidRPr="00A860BB" w:rsidRDefault="00A860BB" w:rsidP="00136FB3">
    <w:pPr>
      <w:pStyle w:val="Header"/>
      <w:bidi/>
      <w:jc w:val="center"/>
      <w:rPr>
        <w:rFonts w:cs="B Nazanin"/>
        <w:rtl/>
        <w:lang w:bidi="fa-I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E6AE1"/>
    <w:multiLevelType w:val="hybridMultilevel"/>
    <w:tmpl w:val="F26A7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E625F"/>
    <w:multiLevelType w:val="hybridMultilevel"/>
    <w:tmpl w:val="4878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200CB"/>
    <w:multiLevelType w:val="hybridMultilevel"/>
    <w:tmpl w:val="C1F4384A"/>
    <w:lvl w:ilvl="0" w:tplc="E98E8D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C20308"/>
    <w:multiLevelType w:val="hybridMultilevel"/>
    <w:tmpl w:val="E0E44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veh faraji">
    <w15:presenceInfo w15:providerId="Windows Live" w15:userId="f63b36e4e0f69a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0BB"/>
    <w:rsid w:val="00004B51"/>
    <w:rsid w:val="00010E26"/>
    <w:rsid w:val="00025754"/>
    <w:rsid w:val="000618B4"/>
    <w:rsid w:val="00064D04"/>
    <w:rsid w:val="00071351"/>
    <w:rsid w:val="000967A4"/>
    <w:rsid w:val="000A265D"/>
    <w:rsid w:val="000A2B94"/>
    <w:rsid w:val="000C0164"/>
    <w:rsid w:val="001147B4"/>
    <w:rsid w:val="00136FB3"/>
    <w:rsid w:val="001377C0"/>
    <w:rsid w:val="001554B7"/>
    <w:rsid w:val="00162346"/>
    <w:rsid w:val="00163C0F"/>
    <w:rsid w:val="00174283"/>
    <w:rsid w:val="001771A9"/>
    <w:rsid w:val="001A54F8"/>
    <w:rsid w:val="001B2E2D"/>
    <w:rsid w:val="001C29AE"/>
    <w:rsid w:val="001D32DD"/>
    <w:rsid w:val="001E6A2C"/>
    <w:rsid w:val="00240B9D"/>
    <w:rsid w:val="00244D7A"/>
    <w:rsid w:val="00261B5B"/>
    <w:rsid w:val="00267015"/>
    <w:rsid w:val="00267BB6"/>
    <w:rsid w:val="00272BDC"/>
    <w:rsid w:val="00281FF8"/>
    <w:rsid w:val="0029203C"/>
    <w:rsid w:val="002A3B42"/>
    <w:rsid w:val="002C0513"/>
    <w:rsid w:val="002C4B0A"/>
    <w:rsid w:val="002D2CFD"/>
    <w:rsid w:val="002D60E4"/>
    <w:rsid w:val="002E2ECC"/>
    <w:rsid w:val="002E6B7F"/>
    <w:rsid w:val="00313319"/>
    <w:rsid w:val="003626D2"/>
    <w:rsid w:val="00376BA6"/>
    <w:rsid w:val="003832DF"/>
    <w:rsid w:val="00387D9D"/>
    <w:rsid w:val="003A0D50"/>
    <w:rsid w:val="003A1AE8"/>
    <w:rsid w:val="003B18FC"/>
    <w:rsid w:val="003E1F4D"/>
    <w:rsid w:val="00420649"/>
    <w:rsid w:val="004263BC"/>
    <w:rsid w:val="0043120B"/>
    <w:rsid w:val="0045137D"/>
    <w:rsid w:val="0045738C"/>
    <w:rsid w:val="00464C47"/>
    <w:rsid w:val="004729D6"/>
    <w:rsid w:val="0048527B"/>
    <w:rsid w:val="00494DE0"/>
    <w:rsid w:val="004A2EAB"/>
    <w:rsid w:val="004B07B0"/>
    <w:rsid w:val="004B446E"/>
    <w:rsid w:val="004C6319"/>
    <w:rsid w:val="004E6A5D"/>
    <w:rsid w:val="00501F71"/>
    <w:rsid w:val="0051389C"/>
    <w:rsid w:val="00514D21"/>
    <w:rsid w:val="005348FE"/>
    <w:rsid w:val="0055537A"/>
    <w:rsid w:val="0056658C"/>
    <w:rsid w:val="00566AF5"/>
    <w:rsid w:val="00567CCF"/>
    <w:rsid w:val="00591920"/>
    <w:rsid w:val="00592ECF"/>
    <w:rsid w:val="005A6CB6"/>
    <w:rsid w:val="005B1C9F"/>
    <w:rsid w:val="005C1A56"/>
    <w:rsid w:val="005C5BC6"/>
    <w:rsid w:val="005F6CA0"/>
    <w:rsid w:val="0060609C"/>
    <w:rsid w:val="006132C3"/>
    <w:rsid w:val="0062227D"/>
    <w:rsid w:val="006255B3"/>
    <w:rsid w:val="00643A39"/>
    <w:rsid w:val="00666D06"/>
    <w:rsid w:val="00676297"/>
    <w:rsid w:val="0069329E"/>
    <w:rsid w:val="0069585E"/>
    <w:rsid w:val="006A39FF"/>
    <w:rsid w:val="006B6502"/>
    <w:rsid w:val="006C3BA1"/>
    <w:rsid w:val="006D7783"/>
    <w:rsid w:val="00724846"/>
    <w:rsid w:val="007276CC"/>
    <w:rsid w:val="00740B45"/>
    <w:rsid w:val="007536CB"/>
    <w:rsid w:val="00760932"/>
    <w:rsid w:val="00762F06"/>
    <w:rsid w:val="00764D0E"/>
    <w:rsid w:val="0079029A"/>
    <w:rsid w:val="007D617F"/>
    <w:rsid w:val="007F1217"/>
    <w:rsid w:val="00802EE7"/>
    <w:rsid w:val="00815F54"/>
    <w:rsid w:val="008269E6"/>
    <w:rsid w:val="00841220"/>
    <w:rsid w:val="00856870"/>
    <w:rsid w:val="00857E49"/>
    <w:rsid w:val="00860643"/>
    <w:rsid w:val="00861019"/>
    <w:rsid w:val="00891D7A"/>
    <w:rsid w:val="008923AA"/>
    <w:rsid w:val="00893DB4"/>
    <w:rsid w:val="008A0F2C"/>
    <w:rsid w:val="008A3344"/>
    <w:rsid w:val="008A4AED"/>
    <w:rsid w:val="008B4357"/>
    <w:rsid w:val="008F3A55"/>
    <w:rsid w:val="00936054"/>
    <w:rsid w:val="00943262"/>
    <w:rsid w:val="00945966"/>
    <w:rsid w:val="00955624"/>
    <w:rsid w:val="00956981"/>
    <w:rsid w:val="00961061"/>
    <w:rsid w:val="009615D4"/>
    <w:rsid w:val="009A3119"/>
    <w:rsid w:val="009A5F99"/>
    <w:rsid w:val="009C074E"/>
    <w:rsid w:val="009C5B12"/>
    <w:rsid w:val="009F4E25"/>
    <w:rsid w:val="00A21BF9"/>
    <w:rsid w:val="00A2206D"/>
    <w:rsid w:val="00A45F52"/>
    <w:rsid w:val="00A50B91"/>
    <w:rsid w:val="00A514F6"/>
    <w:rsid w:val="00A860BB"/>
    <w:rsid w:val="00A86C24"/>
    <w:rsid w:val="00A91B76"/>
    <w:rsid w:val="00AA696E"/>
    <w:rsid w:val="00AB5C86"/>
    <w:rsid w:val="00AD46A8"/>
    <w:rsid w:val="00AE086C"/>
    <w:rsid w:val="00B1052F"/>
    <w:rsid w:val="00B411E1"/>
    <w:rsid w:val="00B6219D"/>
    <w:rsid w:val="00B66EE9"/>
    <w:rsid w:val="00B77628"/>
    <w:rsid w:val="00B849D7"/>
    <w:rsid w:val="00B852D5"/>
    <w:rsid w:val="00B90B8E"/>
    <w:rsid w:val="00BA32ED"/>
    <w:rsid w:val="00BA7538"/>
    <w:rsid w:val="00BB37AA"/>
    <w:rsid w:val="00BD0AA7"/>
    <w:rsid w:val="00C07E5D"/>
    <w:rsid w:val="00C2152F"/>
    <w:rsid w:val="00C3154B"/>
    <w:rsid w:val="00C73E02"/>
    <w:rsid w:val="00C930E5"/>
    <w:rsid w:val="00C94C4B"/>
    <w:rsid w:val="00CA16FA"/>
    <w:rsid w:val="00CB4BE5"/>
    <w:rsid w:val="00CE4AB5"/>
    <w:rsid w:val="00CF0C56"/>
    <w:rsid w:val="00CF2818"/>
    <w:rsid w:val="00D079AF"/>
    <w:rsid w:val="00D2249F"/>
    <w:rsid w:val="00D261F9"/>
    <w:rsid w:val="00D35C18"/>
    <w:rsid w:val="00D36E32"/>
    <w:rsid w:val="00D53264"/>
    <w:rsid w:val="00D802C8"/>
    <w:rsid w:val="00D8306A"/>
    <w:rsid w:val="00DC60CD"/>
    <w:rsid w:val="00E3043D"/>
    <w:rsid w:val="00E40B48"/>
    <w:rsid w:val="00E50DCC"/>
    <w:rsid w:val="00E6521A"/>
    <w:rsid w:val="00EA0B9D"/>
    <w:rsid w:val="00EE65EA"/>
    <w:rsid w:val="00EF4F74"/>
    <w:rsid w:val="00F10AFD"/>
    <w:rsid w:val="00F10CAF"/>
    <w:rsid w:val="00F16795"/>
    <w:rsid w:val="00F23F70"/>
    <w:rsid w:val="00F248D5"/>
    <w:rsid w:val="00F3490F"/>
    <w:rsid w:val="00F55C65"/>
    <w:rsid w:val="00F92451"/>
    <w:rsid w:val="00FB1E39"/>
    <w:rsid w:val="00FB55EF"/>
    <w:rsid w:val="00FC475E"/>
    <w:rsid w:val="00FC7C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3BA551"/>
  <w15:chartTrackingRefBased/>
  <w15:docId w15:val="{784C6FAE-DC51-4FFC-AEB8-C802F935F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6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0BB"/>
  </w:style>
  <w:style w:type="paragraph" w:styleId="Footer">
    <w:name w:val="footer"/>
    <w:basedOn w:val="Normal"/>
    <w:link w:val="FooterChar"/>
    <w:uiPriority w:val="99"/>
    <w:unhideWhenUsed/>
    <w:rsid w:val="00A86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0BB"/>
  </w:style>
  <w:style w:type="paragraph" w:styleId="ListParagraph">
    <w:name w:val="List Paragraph"/>
    <w:basedOn w:val="Normal"/>
    <w:uiPriority w:val="34"/>
    <w:qFormat/>
    <w:rsid w:val="00861019"/>
    <w:pPr>
      <w:ind w:left="720"/>
      <w:contextualSpacing/>
    </w:pPr>
  </w:style>
  <w:style w:type="table" w:styleId="TableGrid">
    <w:name w:val="Table Grid"/>
    <w:basedOn w:val="TableNormal"/>
    <w:uiPriority w:val="59"/>
    <w:rsid w:val="003B18F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Normal"/>
    <w:next w:val="Normal"/>
    <w:rsid w:val="00A86C24"/>
    <w:pPr>
      <w:widowControl w:val="0"/>
      <w:bidi/>
      <w:spacing w:after="0" w:line="216" w:lineRule="auto"/>
      <w:jc w:val="center"/>
    </w:pPr>
    <w:rPr>
      <w:rFonts w:ascii="Times New Roman" w:eastAsia="Calibri" w:hAnsi="Times New Roman" w:cs="B Nazanin"/>
      <w:sz w:val="20"/>
    </w:rPr>
  </w:style>
  <w:style w:type="character" w:styleId="Hyperlink">
    <w:name w:val="Hyperlink"/>
    <w:rsid w:val="00AE086C"/>
    <w:rPr>
      <w:rFonts w:ascii="Calibri" w:eastAsia="Calibri" w:hAnsi="Calibri" w:cs="Arial"/>
      <w:color w:val="5F5F5F"/>
      <w:u w:val="single"/>
    </w:rPr>
  </w:style>
  <w:style w:type="character" w:styleId="CommentReference">
    <w:name w:val="annotation reference"/>
    <w:basedOn w:val="DefaultParagraphFont"/>
    <w:uiPriority w:val="99"/>
    <w:semiHidden/>
    <w:unhideWhenUsed/>
    <w:rsid w:val="00955624"/>
    <w:rPr>
      <w:sz w:val="16"/>
      <w:szCs w:val="16"/>
    </w:rPr>
  </w:style>
  <w:style w:type="paragraph" w:styleId="CommentText">
    <w:name w:val="annotation text"/>
    <w:basedOn w:val="Normal"/>
    <w:link w:val="CommentTextChar"/>
    <w:uiPriority w:val="99"/>
    <w:semiHidden/>
    <w:unhideWhenUsed/>
    <w:rsid w:val="00955624"/>
    <w:pPr>
      <w:spacing w:line="240" w:lineRule="auto"/>
    </w:pPr>
    <w:rPr>
      <w:sz w:val="20"/>
      <w:szCs w:val="20"/>
    </w:rPr>
  </w:style>
  <w:style w:type="character" w:customStyle="1" w:styleId="CommentTextChar">
    <w:name w:val="Comment Text Char"/>
    <w:basedOn w:val="DefaultParagraphFont"/>
    <w:link w:val="CommentText"/>
    <w:uiPriority w:val="99"/>
    <w:semiHidden/>
    <w:rsid w:val="00955624"/>
    <w:rPr>
      <w:sz w:val="20"/>
      <w:szCs w:val="20"/>
    </w:rPr>
  </w:style>
  <w:style w:type="paragraph" w:styleId="CommentSubject">
    <w:name w:val="annotation subject"/>
    <w:basedOn w:val="CommentText"/>
    <w:next w:val="CommentText"/>
    <w:link w:val="CommentSubjectChar"/>
    <w:uiPriority w:val="99"/>
    <w:semiHidden/>
    <w:unhideWhenUsed/>
    <w:rsid w:val="00955624"/>
    <w:rPr>
      <w:b/>
      <w:bCs/>
    </w:rPr>
  </w:style>
  <w:style w:type="character" w:customStyle="1" w:styleId="CommentSubjectChar">
    <w:name w:val="Comment Subject Char"/>
    <w:basedOn w:val="CommentTextChar"/>
    <w:link w:val="CommentSubject"/>
    <w:uiPriority w:val="99"/>
    <w:semiHidden/>
    <w:rsid w:val="00955624"/>
    <w:rPr>
      <w:b/>
      <w:bCs/>
      <w:sz w:val="20"/>
      <w:szCs w:val="20"/>
    </w:rPr>
  </w:style>
  <w:style w:type="paragraph" w:styleId="Revision">
    <w:name w:val="Revision"/>
    <w:hidden/>
    <w:uiPriority w:val="99"/>
    <w:semiHidden/>
    <w:rsid w:val="009556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608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azimi@znu.ac.i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people" Target="people.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C734B-6167-4B01-96E2-248D60314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TotalTime>
  <Pages>1</Pages>
  <Words>274</Words>
  <Characters>1563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Reza Akbari</dc:creator>
  <cp:keywords/>
  <dc:description/>
  <cp:lastModifiedBy>kaveh faraji</cp:lastModifiedBy>
  <cp:revision>124</cp:revision>
  <cp:lastPrinted>2020-12-17T05:22:00Z</cp:lastPrinted>
  <dcterms:created xsi:type="dcterms:W3CDTF">2021-01-24T06:48:00Z</dcterms:created>
  <dcterms:modified xsi:type="dcterms:W3CDTF">2021-08-15T11:14:00Z</dcterms:modified>
</cp:coreProperties>
</file>